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ep0wq4qbqsg" w:id="0"/>
      <w:bookmarkEnd w:id="0"/>
      <w:ins w:author="RAIbotics" w:id="0" w:date="2026-09-28T09:44:05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  <w:rPrChange w:author="RAIbotics" w:id="1" w:date="2026-09-28T09:44:05Z">
              <w:rPr/>
            </w:rPrChange>
          </w:rPr>
          <w:t xml:space="preserve">/home/</w:t>
        </w:r>
      </w:ins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 курса: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07.09 - вводная лекция, разбиение на бригады, ЛР 1 (настройка программ) - на дом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14.09 - проверка выполнения ЛР 1, запуск модели робота в симуляторе Gazebo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21.09 - ЛР 2 (сенсоры и актуаторы робота). Телеуправление роботом Jetbot, получение данных с камеры и лидара робота. Завести сенсоры и актуаторы в Gazebo - на дом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28.09 - проверка запуска сенсоров и актуаторов в Gazebo. Выдача задания 1: написание простейшей ноды движения на цель (aruco-маркер) – домашка на две недели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05.10 - PID-регуляторы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12.10 - сдача задания 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19.10 - одометрия, фильтрация и комплексирование данных. ЛР 3 (запуск одометрии на роботе)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26.10 - SLAM 1. Выдача задания 2: восстановить траекторию робота по rosbag с данными сенсоров. ЛР 4: построение карты на роботе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02.11 - SLAM 2. ЛР 5: локализация в построенной карте на роботе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09.11 - сдача задания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16.11 - Навигационный стек ROS Nav2. ЛР 6: запуск навигации робота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23.11 - Манипуляторы и управление ими. Выдача задания 3: мобильная манипуляция в симуляторе. ЛР 7: управление манипулятором в симуляторе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30.11 - доделка лабораторных работ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07.12 - сдача задания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14.12 - зачет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4okd49o6j1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1. Настройка программ на ноутбуке с ОС Ubuntu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Краткое содержание: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Установка и запуск ROS на ноутбуке.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Импорт модели робота в симулятор Gazebo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Установка и настройка Visual Studio Code</w:t>
      </w:r>
    </w:p>
    <w:p w:rsidR="00000000" w:rsidDel="00000000" w:rsidP="00000000" w:rsidRDefault="00000000" w:rsidRPr="00000000" w14:paraId="00000016">
      <w:pPr>
        <w:tabs>
          <w:tab w:val="right" w:leader="none" w:pos="9025.511811023622"/>
        </w:tabs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Дополнительные материалы: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9025.511811023622"/>
        </w:tabs>
        <w:spacing w:after="0" w:afterAutospacing="0" w:before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ROS1 и ROS2: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https://yadi.sk/i/XhsQztEtrmJXYg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9025.511811023622"/>
        </w:tabs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нейросетевых модулей в ROS: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https://youtu.be/-Q4iLFDTpSE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tabs>
          <w:tab w:val="right" w:leader="none" w:pos="9025.511811023622"/>
        </w:tabs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 используемого оборудования и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лабораторная работа является вводной и выполняется в рамках домашнего задания на ноутбуках. Эти ноутбуки в дальнейшем будут использоваться на лабораторных работах в том числе для удаленной работы с учебными роботами JetBot. Один робот выдается на учебную бригаду (2-3 человека). Студенты группы должны самостоятельно разделиться на бригады так, чтобы в каждой бригаде был хотя бы один ноутбук с операционной системой Linux (желательно - Ubuntu 20.04+). Если на ноутбуке стоит другая ОС, желательно поставить Ubuntu как вторую систему. </w:t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9025.511811023622"/>
        </w:tabs>
        <w:spacing w:after="200" w:before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2m4fommi6a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2. Знакомство с роботом реальным и виртуальным. Работа с интерфейсами коммуникации, сенсорами, актуаторами и устройствами вывода через ROS.</w:t>
      </w:r>
    </w:p>
    <w:p w:rsidR="00000000" w:rsidDel="00000000" w:rsidP="00000000" w:rsidRDefault="00000000" w:rsidRPr="00000000" w14:paraId="0000001F">
      <w:pPr>
        <w:tabs>
          <w:tab w:val="right" w:leader="none" w:pos="9025.511811023622"/>
        </w:tabs>
        <w:ind w:left="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Виртуальный робот в симуляторе Gazebo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Установка ROS2 Humble + Gazebo на ноутбук: </w:t>
      </w:r>
    </w:p>
    <w:p w:rsidR="00000000" w:rsidDel="00000000" w:rsidP="00000000" w:rsidRDefault="00000000" w:rsidRPr="00000000" w14:paraId="00000021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не установлен ROS2 нативно, проще всего его установить в докере:</w:t>
      </w:r>
    </w:p>
    <w:p w:rsidR="00000000" w:rsidDel="00000000" w:rsidP="00000000" w:rsidRDefault="00000000" w:rsidRPr="00000000" w14:paraId="00000022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pull osrf/ros:humble-desktop-full</w:t>
      </w:r>
    </w:p>
    <w:p w:rsidR="00000000" w:rsidDel="00000000" w:rsidP="00000000" w:rsidRDefault="00000000" w:rsidRPr="00000000" w14:paraId="00000023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нужно создать ROS Workspace (папка ros2_ws, в ней в папке src будут все наши ROS2-пакеты)</w:t>
      </w:r>
    </w:p>
    <w:p w:rsidR="00000000" w:rsidDel="00000000" w:rsidP="00000000" w:rsidRDefault="00000000" w:rsidRPr="00000000" w14:paraId="00000025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Gazebo</w:t>
      </w:r>
    </w:p>
    <w:p w:rsidR="00000000" w:rsidDel="00000000" w:rsidP="00000000" w:rsidRDefault="00000000" w:rsidRPr="00000000" w14:paraId="00000027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ROS2 Gazebo запускается командой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 gazebo -v 4 -r visualize_lidar.sdf</w:t>
      </w:r>
    </w:p>
    <w:p w:rsidR="00000000" w:rsidDel="00000000" w:rsidP="00000000" w:rsidRDefault="00000000" w:rsidRPr="00000000" w14:paraId="00000029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Откроется окошко с газебовским миром и моделькой робота из шариков и параллелепипедов.</w:t>
      </w:r>
    </w:p>
    <w:p w:rsidR="00000000" w:rsidDel="00000000" w:rsidP="00000000" w:rsidRDefault="00000000" w:rsidRPr="00000000" w14:paraId="0000002A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Gazebo с моделькой джетбота на складе</w:t>
      </w:r>
    </w:p>
    <w:p w:rsidR="00000000" w:rsidDel="00000000" w:rsidP="00000000" w:rsidRDefault="00000000" w:rsidRPr="00000000" w14:paraId="0000002C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просто запустим Gazebo:</w:t>
      </w:r>
    </w:p>
    <w:p w:rsidR="00000000" w:rsidDel="00000000" w:rsidP="00000000" w:rsidRDefault="00000000" w:rsidRPr="00000000" w14:paraId="0000002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 gazebo -v 4 -r</w:t>
      </w:r>
    </w:p>
    <w:p w:rsidR="00000000" w:rsidDel="00000000" w:rsidP="00000000" w:rsidRDefault="00000000" w:rsidRPr="00000000" w14:paraId="0000002E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долго не запускается – можно закрыть и запустить еще раз, вполне возможно что запустится. Далее в открывшемся окошке выбираем “Tugbot in warehouse” – загрузится среда с моделью склада и моделью робота Tugbot на складе.</w:t>
      </w:r>
    </w:p>
    <w:p w:rsidR="00000000" w:rsidDel="00000000" w:rsidP="00000000" w:rsidRDefault="00000000" w:rsidRPr="00000000" w14:paraId="0000002F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Вместо робота Tugbot хотелось бы видеть модельку нашего Jetbot-a.</w:t>
      </w:r>
    </w:p>
    <w:p w:rsidR="00000000" w:rsidDel="00000000" w:rsidP="00000000" w:rsidRDefault="00000000" w:rsidRPr="00000000" w14:paraId="00000030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есть в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репозитории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Репозиторий нужно склонировать и собрать в воркспейсе как ROS2 пакет. Моделька робота имеет лидар и камеру, но топики с них сразу не видны в ROS - нужен ros_gz_bridge. Свяжем ROS и Gazebo согласно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туториалу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нужно открыть файл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/root/.ignition/fuel/fuel.gazebosim.org/openrobotics/worlds/tugbot\ in\ warehouse/2/tugbot_warehouse.sdf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(например, с помощью расширения Docker-a для vscode) и вместо модельки Tugbot-a поставить туда ссылку на модельку Jetbot-a.</w:t>
      </w:r>
    </w:p>
    <w:p w:rsidR="00000000" w:rsidDel="00000000" w:rsidP="00000000" w:rsidRDefault="00000000" w:rsidRPr="00000000" w14:paraId="00000033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встраивания модельки джетбота запустим Gazebo со средой Tugbot in warehouse: </w:t>
      </w:r>
    </w:p>
    <w:p w:rsidR="00000000" w:rsidDel="00000000" w:rsidP="00000000" w:rsidRDefault="00000000" w:rsidRPr="00000000" w14:paraId="0000003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 gazebo -v 4 -r /root/.ignition/fuel/fuel.gazebosim.org/openrobotics/worlds/tugbot\ in\ warehouse/2/tugbot_warehouse.sdf</w:t>
      </w:r>
    </w:p>
    <w:p w:rsidR="00000000" w:rsidDel="00000000" w:rsidP="00000000" w:rsidRDefault="00000000" w:rsidRPr="00000000" w14:paraId="0000003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Реальный Jetbot</w:t>
      </w:r>
    </w:p>
    <w:p w:rsidR="00000000" w:rsidDel="00000000" w:rsidP="00000000" w:rsidRDefault="00000000" w:rsidRPr="00000000" w14:paraId="00000038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 Подключение к роботу с ноутбука</w:t>
      </w:r>
    </w:p>
    <w:p w:rsidR="00000000" w:rsidDel="00000000" w:rsidP="00000000" w:rsidRDefault="00000000" w:rsidRPr="00000000" w14:paraId="00000039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два способа подключения: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USB-интерфейс (кабель для подключения есть в коробке от робота). ip-адрес робота при подключении по USB 192.168.55.1.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Wi-Fi, если робот и компьютер подключены к одной сети. Если робот подключен к какой-либо сети, ip-адрес робота отображается на маленьком дисплее в задней части робота.</w:t>
      </w:r>
    </w:p>
    <w:p w:rsidR="00000000" w:rsidDel="00000000" w:rsidP="00000000" w:rsidRDefault="00000000" w:rsidRPr="00000000" w14:paraId="0000003C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обоих случаях, узнав ip-адрес робота, подключаемся к нему из терминала в ноутбуке через ssh:</w:t>
      </w:r>
    </w:p>
    <w:p w:rsidR="00000000" w:rsidDel="00000000" w:rsidP="00000000" w:rsidRDefault="00000000" w:rsidRPr="00000000" w14:paraId="0000003D">
      <w:pPr>
        <w:shd w:fill="ffffff" w:val="clear"/>
        <w:spacing w:befor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ssh jetbot@&lt;ip_address&gt;</w:t>
      </w:r>
    </w:p>
    <w:p w:rsidR="00000000" w:rsidDel="00000000" w:rsidP="00000000" w:rsidRDefault="00000000" w:rsidRPr="00000000" w14:paraId="0000003E">
      <w:pPr>
        <w:shd w:fill="ffffff" w:val="clear"/>
        <w:spacing w:befor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от всех роботов: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jetbot</w:t>
      </w:r>
    </w:p>
    <w:p w:rsidR="00000000" w:rsidDel="00000000" w:rsidP="00000000" w:rsidRDefault="00000000" w:rsidRPr="00000000" w14:paraId="0000003F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подключения робота к WiFi-сети через терминал можно воспользоваться утилитой nmtui: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9025.511811023622"/>
        </w:tabs>
        <w:spacing w:after="200" w:before="20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$ sudo nmtui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нужно выбрать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Activate a Connection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выбрать сеть и ввести ключ доступа.</w:t>
      </w:r>
    </w:p>
    <w:p w:rsidR="00000000" w:rsidDel="00000000" w:rsidP="00000000" w:rsidRDefault="00000000" w:rsidRPr="00000000" w14:paraId="00000042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роботов есть проблемы с датой, установим правильную дату и время вручную на роботе вот такой командой, чтобы дальше работала установка пакетов в докере: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sudo date --set="2025-09-15 13:42:00" (поменять на актуальные дату и время)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jetbot_ros2_mipt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Чтобы роботы не конфликтовали друг с другом, в файле docker-compose.yml устанавливаем ROS_DOMAIN_ID, равный номеру робота.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запускаем контейнер с ROS2 и всеми необходимыми драйверами (образ уже есть на роботе собранный):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compose run -it jetbot_educational bash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драйверов робота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контейнере чистим старую сборку и собираем заново workspace: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rm -rf build install log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устанавилваем переменные окружения командой source: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install/local_setup.bash</w:t>
      </w:r>
    </w:p>
    <w:p w:rsidR="00000000" w:rsidDel="00000000" w:rsidP="00000000" w:rsidRDefault="00000000" w:rsidRPr="00000000" w14:paraId="0000004F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запускаем лаунчфайл для драйверов всех сенсоров робота и моторов:</w:t>
      </w:r>
    </w:p>
    <w:p w:rsidR="00000000" w:rsidDel="00000000" w:rsidP="00000000" w:rsidRDefault="00000000" w:rsidRPr="00000000" w14:paraId="00000050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launch jetbot_bringup activate_all_drivers</w:t>
      </w:r>
      <w:hyperlink r:id="rId10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.launch.py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Теперь, подключившись к роботу в другом терминале (с помощью команды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exec 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можно увидеть топики лидара, камеры и моторов:</w:t>
      </w:r>
    </w:p>
    <w:p w:rsidR="00000000" w:rsidDel="00000000" w:rsidP="00000000" w:rsidRDefault="00000000" w:rsidRPr="00000000" w14:paraId="00000052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topic list</w:t>
      </w:r>
    </w:p>
    <w:p w:rsidR="00000000" w:rsidDel="00000000" w:rsidP="00000000" w:rsidRDefault="00000000" w:rsidRPr="00000000" w14:paraId="00000053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Визуализация сенсоров робота в RViz на ноутбуке</w:t>
      </w:r>
    </w:p>
    <w:p w:rsidR="00000000" w:rsidDel="00000000" w:rsidP="00000000" w:rsidRDefault="00000000" w:rsidRPr="00000000" w14:paraId="00000055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запущенном на ноутбуке контейнере устанавливаем переменные окружения для дисплея и для ROS2 и запускаем RViz (команда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rviz2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/opt/ros/humble/setup.bash</w:t>
      </w:r>
    </w:p>
    <w:p w:rsidR="00000000" w:rsidDel="00000000" w:rsidP="00000000" w:rsidRDefault="00000000" w:rsidRPr="00000000" w14:paraId="00000057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export DISPLAY=:1 (или export DISPLAY=:0, если не сработало)</w:t>
      </w:r>
    </w:p>
    <w:p w:rsidR="00000000" w:rsidDel="00000000" w:rsidP="00000000" w:rsidRDefault="00000000" w:rsidRPr="00000000" w14:paraId="00000058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export ROS_DOMAIN_ID=&lt;jetbot_id&gt;</w:t>
      </w:r>
    </w:p>
    <w:p w:rsidR="00000000" w:rsidDel="00000000" w:rsidP="00000000" w:rsidRDefault="00000000" w:rsidRPr="00000000" w14:paraId="00000059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rviz2</w:t>
      </w:r>
    </w:p>
    <w:p w:rsidR="00000000" w:rsidDel="00000000" w:rsidP="00000000" w:rsidRDefault="00000000" w:rsidRPr="00000000" w14:paraId="0000005A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роботом с клавиатуры ноутбука</w:t>
      </w:r>
    </w:p>
    <w:p w:rsidR="00000000" w:rsidDel="00000000" w:rsidP="00000000" w:rsidRDefault="00000000" w:rsidRPr="00000000" w14:paraId="0000005C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Подключаемся к контейнеру, запущенному на ноутбуке (через docker exec), и там доустанавливаем пакет teleop_twist_keyboard и запускаем его:</w:t>
      </w:r>
    </w:p>
    <w:p w:rsidR="00000000" w:rsidDel="00000000" w:rsidP="00000000" w:rsidRDefault="00000000" w:rsidRPr="00000000" w14:paraId="0000005D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apt-get update</w:t>
      </w:r>
    </w:p>
    <w:p w:rsidR="00000000" w:rsidDel="00000000" w:rsidP="00000000" w:rsidRDefault="00000000" w:rsidRPr="00000000" w14:paraId="0000005E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apt-get install ros-humble-teleop-twist-keyboard</w:t>
      </w:r>
    </w:p>
    <w:p w:rsidR="00000000" w:rsidDel="00000000" w:rsidP="00000000" w:rsidRDefault="00000000" w:rsidRPr="00000000" w14:paraId="0000005F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run teleop_twist_keyboard teleop_twist_keyboard</w:t>
      </w:r>
    </w:p>
    <w:p w:rsidR="00000000" w:rsidDel="00000000" w:rsidP="00000000" w:rsidRDefault="00000000" w:rsidRPr="00000000" w14:paraId="00000060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Установка драйвера для камеры</w:t>
      </w:r>
    </w:p>
    <w:p w:rsidR="00000000" w:rsidDel="00000000" w:rsidP="00000000" w:rsidRDefault="00000000" w:rsidRPr="00000000" w14:paraId="00000062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джетботе стоит Pi Camera, поэтому нужно будет установить драйвер для нее (в контейнере):</w:t>
      </w:r>
    </w:p>
    <w:p w:rsidR="00000000" w:rsidDel="00000000" w:rsidP="00000000" w:rsidRDefault="00000000" w:rsidRPr="00000000" w14:paraId="00000063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src</w:t>
      </w:r>
    </w:p>
    <w:p w:rsidR="00000000" w:rsidDel="00000000" w:rsidP="00000000" w:rsidRDefault="00000000" w:rsidRPr="00000000" w14:paraId="00000064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git clone https://github.com/rpapallas/pi_camera_ros</w:t>
      </w:r>
    </w:p>
    <w:p w:rsidR="00000000" w:rsidDel="00000000" w:rsidP="00000000" w:rsidRDefault="00000000" w:rsidRPr="00000000" w14:paraId="00000065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66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67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Проверим, что она работает:</w:t>
      </w:r>
    </w:p>
    <w:p w:rsidR="00000000" w:rsidDel="00000000" w:rsidP="00000000" w:rsidRDefault="00000000" w:rsidRPr="00000000" w14:paraId="00000068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run pi_camera publish_compressed</w:t>
      </w:r>
    </w:p>
    <w:p w:rsidR="00000000" w:rsidDel="00000000" w:rsidP="00000000" w:rsidRDefault="00000000" w:rsidRPr="00000000" w14:paraId="00000069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Драйвер камеры публикует только сжатые изображения, чтобы публиковать несжатые, модифицируем код publish_compressed.py, создав новый файл publish_raw.py.</w:t>
      </w:r>
    </w:p>
    <w:p w:rsidR="00000000" w:rsidDel="00000000" w:rsidP="00000000" w:rsidRDefault="00000000" w:rsidRPr="00000000" w14:paraId="0000006A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Добавим строчку для создания ROS-узла по скрипту publish_raw.py в файл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setup.py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entry_points={</w:t>
      </w:r>
    </w:p>
    <w:p w:rsidR="00000000" w:rsidDel="00000000" w:rsidP="00000000" w:rsidRDefault="00000000" w:rsidRPr="00000000" w14:paraId="0000006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'console_scripts': [</w:t>
      </w:r>
    </w:p>
    <w:p w:rsidR="00000000" w:rsidDel="00000000" w:rsidP="00000000" w:rsidRDefault="00000000" w:rsidRPr="00000000" w14:paraId="0000006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'publish_compressed = pi_camera.publish_compressed:main',</w:t>
      </w:r>
    </w:p>
    <w:p w:rsidR="00000000" w:rsidDel="00000000" w:rsidP="00000000" w:rsidRDefault="00000000" w:rsidRPr="00000000" w14:paraId="0000006E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‘publish_raw = pi_camera.publish_raw:main’,</w:t>
      </w:r>
    </w:p>
    <w:p w:rsidR="00000000" w:rsidDel="00000000" w:rsidP="00000000" w:rsidRDefault="00000000" w:rsidRPr="00000000" w14:paraId="0000006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'view_compressed = pi_camera.view_compressed:main',</w:t>
      </w:r>
    </w:p>
    <w:p w:rsidR="00000000" w:rsidDel="00000000" w:rsidP="00000000" w:rsidRDefault="00000000" w:rsidRPr="00000000" w14:paraId="00000070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7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7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пересоберем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ros2_ws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командой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colcon build</w:t>
      </w:r>
    </w:p>
    <w:p w:rsidR="00000000" w:rsidDel="00000000" w:rsidP="00000000" w:rsidRDefault="00000000" w:rsidRPr="00000000" w14:paraId="00000073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Рабочий пайплайн GStreamer для publish_raw:</w:t>
      </w:r>
    </w:p>
    <w:p w:rsidR="00000000" w:rsidDel="00000000" w:rsidP="00000000" w:rsidRDefault="00000000" w:rsidRPr="00000000" w14:paraId="0000007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pipeline = [</w:t>
      </w:r>
    </w:p>
    <w:p w:rsidR="00000000" w:rsidDel="00000000" w:rsidP="00000000" w:rsidRDefault="00000000" w:rsidRPr="00000000" w14:paraId="0000007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'gst-launch-1.0', '-q',</w:t>
      </w:r>
    </w:p>
    <w:p w:rsidR="00000000" w:rsidDel="00000000" w:rsidP="00000000" w:rsidRDefault="00000000" w:rsidRPr="00000000" w14:paraId="00000077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'nvarguscamerasrc', f'sensor-id={self.sensor_id}',</w:t>
      </w:r>
    </w:p>
    <w:p w:rsidR="00000000" w:rsidDel="00000000" w:rsidP="00000000" w:rsidRDefault="00000000" w:rsidRPr="00000000" w14:paraId="0000007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'!', (f'video/x-raw(memory:NVMM),width={self.width},'</w:t>
      </w:r>
    </w:p>
    <w:p w:rsidR="00000000" w:rsidDel="00000000" w:rsidP="00000000" w:rsidRDefault="00000000" w:rsidRPr="00000000" w14:paraId="00000079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</w:t>
        <w:tab/>
        <w:t xml:space="preserve">f'height={self.height},format=NV12,framerate={self.fps}/1'),</w:t>
      </w:r>
    </w:p>
    <w:p w:rsidR="00000000" w:rsidDel="00000000" w:rsidP="00000000" w:rsidRDefault="00000000" w:rsidRPr="00000000" w14:paraId="0000007A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'!', 'nvvidconv',</w:t>
      </w:r>
    </w:p>
    <w:p w:rsidR="00000000" w:rsidDel="00000000" w:rsidP="00000000" w:rsidRDefault="00000000" w:rsidRPr="00000000" w14:paraId="0000007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'!', 'video/x-raw,format=BGRx',</w:t>
      </w:r>
    </w:p>
    <w:p w:rsidR="00000000" w:rsidDel="00000000" w:rsidP="00000000" w:rsidRDefault="00000000" w:rsidRPr="00000000" w14:paraId="0000007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'!', 'videoconvert',</w:t>
      </w:r>
    </w:p>
    <w:p w:rsidR="00000000" w:rsidDel="00000000" w:rsidP="00000000" w:rsidRDefault="00000000" w:rsidRPr="00000000" w14:paraId="0000007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'!', 'video/x-raw,format=BGR',</w:t>
      </w:r>
    </w:p>
    <w:p w:rsidR="00000000" w:rsidDel="00000000" w:rsidP="00000000" w:rsidRDefault="00000000" w:rsidRPr="00000000" w14:paraId="0000007E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  <w:tab/>
        <w:t xml:space="preserve">'!', 'filesink', 'location=/dev/stdout',</w:t>
      </w:r>
    </w:p>
    <w:p w:rsidR="00000000" w:rsidDel="00000000" w:rsidP="00000000" w:rsidRDefault="00000000" w:rsidRPr="00000000" w14:paraId="0000007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</w:t>
        <w:tab/>
        <w:t xml:space="preserve">]</w:t>
      </w:r>
    </w:p>
    <w:p w:rsidR="00000000" w:rsidDel="00000000" w:rsidP="00000000" w:rsidRDefault="00000000" w:rsidRPr="00000000" w14:paraId="00000080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запуска ROS2-драйвера камеры в Docker-контейнере</w:t>
      </w:r>
    </w:p>
    <w:p w:rsidR="00000000" w:rsidDel="00000000" w:rsidP="00000000" w:rsidRDefault="00000000" w:rsidRPr="00000000" w14:paraId="00000084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Проверить работу камеры на хосте, вне контейнера</w:t>
      </w:r>
    </w:p>
    <w:p w:rsidR="00000000" w:rsidDel="00000000" w:rsidP="00000000" w:rsidRDefault="00000000" w:rsidRPr="00000000" w14:paraId="0000008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8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gst-launch-1.0 -q \</w:t>
      </w:r>
    </w:p>
    <w:p w:rsidR="00000000" w:rsidDel="00000000" w:rsidP="00000000" w:rsidRDefault="00000000" w:rsidRPr="00000000" w14:paraId="00000089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nvarguscamerasrc num-buffers=1 sensor-id=0 \</w:t>
      </w:r>
    </w:p>
    <w:p w:rsidR="00000000" w:rsidDel="00000000" w:rsidP="00000000" w:rsidRDefault="00000000" w:rsidRPr="00000000" w14:paraId="0000008A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! 'video/x-raw(memory:NVMM),width=1280,height=720,format=NV12,framerate=30/1' \</w:t>
      </w:r>
    </w:p>
    <w:p w:rsidR="00000000" w:rsidDel="00000000" w:rsidP="00000000" w:rsidRDefault="00000000" w:rsidRPr="00000000" w14:paraId="0000008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! nvvidconv \</w:t>
      </w:r>
    </w:p>
    <w:p w:rsidR="00000000" w:rsidDel="00000000" w:rsidP="00000000" w:rsidRDefault="00000000" w:rsidRPr="00000000" w14:paraId="0000008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! 'video/x-raw,format=BGRx' \</w:t>
      </w:r>
    </w:p>
    <w:p w:rsidR="00000000" w:rsidDel="00000000" w:rsidP="00000000" w:rsidRDefault="00000000" w:rsidRPr="00000000" w14:paraId="0000008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! fakesink</w:t>
      </w:r>
    </w:p>
    <w:p w:rsidR="00000000" w:rsidDel="00000000" w:rsidP="00000000" w:rsidRDefault="00000000" w:rsidRPr="00000000" w14:paraId="0000008E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возврата должен быть `0`:</w:t>
      </w:r>
    </w:p>
    <w:p w:rsidR="00000000" w:rsidDel="00000000" w:rsidP="00000000" w:rsidRDefault="00000000" w:rsidRPr="00000000" w14:paraId="0000009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93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echo $?</w:t>
      </w:r>
    </w:p>
    <w:p w:rsidR="00000000" w:rsidDel="00000000" w:rsidP="00000000" w:rsidRDefault="00000000" w:rsidRPr="00000000" w14:paraId="00000094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9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Пересоздать контейнер jetbot_educational, если он уже есть на роботе. Обычного `restart` недостаточно, потому что новые mounts, environment и группы применяются только при создании:</w:t>
      </w:r>
    </w:p>
    <w:p w:rsidR="00000000" w:rsidDel="00000000" w:rsidP="00000000" w:rsidRDefault="00000000" w:rsidRPr="00000000" w14:paraId="00000097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99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~/IntelligentRoboticsOld/jetbot_ros2_mipt</w:t>
      </w:r>
    </w:p>
    <w:p w:rsidR="00000000" w:rsidDel="00000000" w:rsidP="00000000" w:rsidRDefault="00000000" w:rsidRPr="00000000" w14:paraId="0000009A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compose config -q</w:t>
      </w:r>
    </w:p>
    <w:p w:rsidR="00000000" w:rsidDel="00000000" w:rsidP="00000000" w:rsidRDefault="00000000" w:rsidRPr="00000000" w14:paraId="0000009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compose up -d --force-recreate</w:t>
      </w:r>
    </w:p>
    <w:p w:rsidR="00000000" w:rsidDel="00000000" w:rsidP="00000000" w:rsidRDefault="00000000" w:rsidRPr="00000000" w14:paraId="0000009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9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**Команды ниже выполняются внутри контейнера**</w:t>
      </w:r>
    </w:p>
    <w:p w:rsidR="00000000" w:rsidDel="00000000" w:rsidP="00000000" w:rsidRDefault="00000000" w:rsidRPr="00000000" w14:paraId="0000009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Проверить NVIDIA-плагины внутри контейнера:</w:t>
      </w:r>
    </w:p>
    <w:p w:rsidR="00000000" w:rsidDel="00000000" w:rsidP="00000000" w:rsidRDefault="00000000" w:rsidRPr="00000000" w14:paraId="000000A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A3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exec jetbot_ros2_mipt-jetbot_educational-1 bash -lc '</w:t>
      </w:r>
    </w:p>
    <w:p w:rsidR="00000000" w:rsidDel="00000000" w:rsidP="00000000" w:rsidRDefault="00000000" w:rsidRPr="00000000" w14:paraId="000000A4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A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test -S /tmp/argus_socket</w:t>
      </w:r>
    </w:p>
    <w:p w:rsidR="00000000" w:rsidDel="00000000" w:rsidP="00000000" w:rsidRDefault="00000000" w:rsidRPr="00000000" w14:paraId="000000A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gst-inspect-1.0 nvarguscamerasrc &gt;/dev/null</w:t>
      </w:r>
    </w:p>
    <w:p w:rsidR="00000000" w:rsidDel="00000000" w:rsidP="00000000" w:rsidRDefault="00000000" w:rsidRPr="00000000" w14:paraId="000000A7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gst-inspect-1.0 nvvidconv &gt;/dev/null</w:t>
      </w:r>
    </w:p>
    <w:p w:rsidR="00000000" w:rsidDel="00000000" w:rsidP="00000000" w:rsidRDefault="00000000" w:rsidRPr="00000000" w14:paraId="000000A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echo CAMERA_RUNTIME_OK</w:t>
      </w:r>
    </w:p>
    <w:p w:rsidR="00000000" w:rsidDel="00000000" w:rsidP="00000000" w:rsidRDefault="00000000" w:rsidRPr="00000000" w14:paraId="000000A9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0AA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выводе `id` должна быть группа `video`, а в конце — `CAMERA_RUNTIME_OK`.</w:t>
      </w:r>
    </w:p>
    <w:p w:rsidR="00000000" w:rsidDel="00000000" w:rsidP="00000000" w:rsidRDefault="00000000" w:rsidRPr="00000000" w14:paraId="000000A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Пересобрать workspace (достаточно только пакет камеры):</w:t>
      </w:r>
    </w:p>
    <w:p w:rsidR="00000000" w:rsidDel="00000000" w:rsidP="00000000" w:rsidRDefault="00000000" w:rsidRPr="00000000" w14:paraId="000000A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B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exec jetbot_ros2_mipt-jetbot_educational-1 bash -lc '</w:t>
      </w:r>
    </w:p>
    <w:p w:rsidR="00000000" w:rsidDel="00000000" w:rsidP="00000000" w:rsidRDefault="00000000" w:rsidRPr="00000000" w14:paraId="000000B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/opt/ros/humble/install/setup.bash</w:t>
      </w:r>
    </w:p>
    <w:p w:rsidR="00000000" w:rsidDel="00000000" w:rsidP="00000000" w:rsidRDefault="00000000" w:rsidRPr="00000000" w14:paraId="000000B3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/home/app/ros2_ws</w:t>
      </w:r>
    </w:p>
    <w:p w:rsidR="00000000" w:rsidDel="00000000" w:rsidP="00000000" w:rsidRDefault="00000000" w:rsidRPr="00000000" w14:paraId="000000B4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colcon build \</w:t>
      </w:r>
    </w:p>
    <w:p w:rsidR="00000000" w:rsidDel="00000000" w:rsidP="00000000" w:rsidRDefault="00000000" w:rsidRPr="00000000" w14:paraId="000000B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--symlink-install \</w:t>
      </w:r>
    </w:p>
    <w:p w:rsidR="00000000" w:rsidDel="00000000" w:rsidP="00000000" w:rsidRDefault="00000000" w:rsidRPr="00000000" w14:paraId="000000B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--packages-select pi_camera \</w:t>
      </w:r>
    </w:p>
    <w:p w:rsidR="00000000" w:rsidDel="00000000" w:rsidP="00000000" w:rsidRDefault="00000000" w:rsidRPr="00000000" w14:paraId="000000B7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--event-handlers console_direct+</w:t>
      </w:r>
    </w:p>
    <w:p w:rsidR="00000000" w:rsidDel="00000000" w:rsidP="00000000" w:rsidRDefault="00000000" w:rsidRPr="00000000" w14:paraId="000000B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0B9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Запустить драйвер:</w:t>
      </w:r>
    </w:p>
    <w:p w:rsidR="00000000" w:rsidDel="00000000" w:rsidP="00000000" w:rsidRDefault="00000000" w:rsidRPr="00000000" w14:paraId="000000B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BE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exec -it jetbot_ros2_mipt-jetbot_educational-1 bash</w:t>
      </w:r>
    </w:p>
    <w:p w:rsidR="00000000" w:rsidDel="00000000" w:rsidP="00000000" w:rsidRDefault="00000000" w:rsidRPr="00000000" w14:paraId="000000B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/opt/ros/humble/install/setup.bash</w:t>
      </w:r>
    </w:p>
    <w:p w:rsidR="00000000" w:rsidDel="00000000" w:rsidP="00000000" w:rsidRDefault="00000000" w:rsidRPr="00000000" w14:paraId="000000C0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/home/app/ros2_ws/install/setup.bash</w:t>
      </w:r>
    </w:p>
    <w:p w:rsidR="00000000" w:rsidDel="00000000" w:rsidP="00000000" w:rsidRDefault="00000000" w:rsidRPr="00000000" w14:paraId="000000C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run pi_camera publish_raw</w:t>
      </w:r>
    </w:p>
    <w:p w:rsidR="00000000" w:rsidDel="00000000" w:rsidP="00000000" w:rsidRDefault="00000000" w:rsidRPr="00000000" w14:paraId="000000C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В другом терминале проверить публикацию:</w:t>
      </w:r>
    </w:p>
    <w:p w:rsidR="00000000" w:rsidDel="00000000" w:rsidP="00000000" w:rsidRDefault="00000000" w:rsidRPr="00000000" w14:paraId="000000C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C7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exec -it jetbot_ros2_mipt-jetbot_educational-1 bash -lc '</w:t>
      </w:r>
    </w:p>
    <w:p w:rsidR="00000000" w:rsidDel="00000000" w:rsidP="00000000" w:rsidRDefault="00000000" w:rsidRPr="00000000" w14:paraId="000000C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/opt/ros/humble/install/setup.bash</w:t>
      </w:r>
    </w:p>
    <w:p w:rsidR="00000000" w:rsidDel="00000000" w:rsidP="00000000" w:rsidRDefault="00000000" w:rsidRPr="00000000" w14:paraId="000000C9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/home/app/ros2_ws/install/setup.bash</w:t>
      </w:r>
    </w:p>
    <w:p w:rsidR="00000000" w:rsidDel="00000000" w:rsidP="00000000" w:rsidRDefault="00000000" w:rsidRPr="00000000" w14:paraId="000000CA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topic hz /camera/image/raw</w:t>
      </w:r>
    </w:p>
    <w:p w:rsidR="00000000" w:rsidDel="00000000" w:rsidP="00000000" w:rsidRDefault="00000000" w:rsidRPr="00000000" w14:paraId="000000C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0C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C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Ожидается примерно 28–30 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9025.511811023622"/>
        </w:tabs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right" w:leader="none" w:pos="9025.511811023622"/>
        </w:tabs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right" w:leader="none" w:pos="9025.511811023622"/>
        </w:tabs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etup.py" TargetMode="External"/><Relationship Id="rId10" Type="http://schemas.openxmlformats.org/officeDocument/2006/relationships/hyperlink" Target="http://.launch.py" TargetMode="External"/><Relationship Id="rId9" Type="http://schemas.openxmlformats.org/officeDocument/2006/relationships/hyperlink" Target="https://docs.ros.org/en/humble/Tutorials/Advanced/Simulators/Gazebo/Gazeb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yadi.sk/i/XhsQztEtrmJXYg" TargetMode="External"/><Relationship Id="rId7" Type="http://schemas.openxmlformats.org/officeDocument/2006/relationships/hyperlink" Target="https://youtu.be/-Q4iLFDTpSE" TargetMode="External"/><Relationship Id="rId8" Type="http://schemas.openxmlformats.org/officeDocument/2006/relationships/hyperlink" Target="https://github.com/KirillMouraviev/jetbot_ros_gaze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